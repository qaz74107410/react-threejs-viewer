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9026"/>
      </w:tblGrid>
      <w:tr w:rsidR="00CD1F1F" w:rsidTr="00477A19">
        <w:tc>
          <w:tcPr>
            <w:tcW w:w="9242" w:type="dxa"/>
          </w:tcPr>
          <w:p w:rsidR="009C2241" w:rsidRDefault="00CD1F1F" w:rsidP="00477A19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ชื่อโครงงาน</w:t>
            </w:r>
            <w:r w:rsidR="009C224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8A24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ไทย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  <w:r w:rsidR="009C224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 </w:t>
            </w:r>
          </w:p>
          <w:p w:rsidR="00CD1F1F" w:rsidRPr="009C2241" w:rsidRDefault="009C2241" w:rsidP="00477A19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เว็บไซต์แสดงภาพตัวอย่างและแปลงไฟล์สามมิติ</w:t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</w:p>
          <w:p w:rsidR="00C5089D" w:rsidRPr="008A2436" w:rsidRDefault="00C5089D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CD1F1F" w:rsidRDefault="00CD1F1F" w:rsidP="00C5089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ชื่อโครงงาน</w:t>
            </w:r>
            <w:r w:rsidR="00C508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8A24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  <w:p w:rsidR="00C5089D" w:rsidRDefault="00C5089D" w:rsidP="00C5089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5089D">
              <w:rPr>
                <w:rFonts w:ascii="TH SarabunPSK" w:hAnsi="TH SarabunPSK" w:cs="TH SarabunPSK"/>
                <w:sz w:val="32"/>
                <w:szCs w:val="32"/>
              </w:rPr>
              <w:t xml:space="preserve">Website </w:t>
            </w: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Pr="00C5089D">
              <w:rPr>
                <w:rFonts w:ascii="TH SarabunPSK" w:hAnsi="TH SarabunPSK" w:cs="TH SarabunPSK"/>
                <w:sz w:val="32"/>
                <w:szCs w:val="32"/>
              </w:rPr>
              <w:t>review and converting three-dimensional files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online</w:t>
            </w:r>
          </w:p>
          <w:p w:rsidR="00C5089D" w:rsidRDefault="00C5089D" w:rsidP="00C5089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CD1F1F" w:rsidDel="00170827" w:rsidRDefault="00CD1F1F" w:rsidP="00170827">
            <w:pPr>
              <w:spacing w:after="0" w:line="240" w:lineRule="auto"/>
              <w:rPr>
                <w:del w:id="0" w:author="komsan nipharat" w:date="2019-08-10T11:34:00Z"/>
                <w:rFonts w:ascii="TH SarabunPSK" w:hAnsi="TH SarabunPSK" w:cs="TH SarabunPSK"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  <w:r w:rsidR="00C5089D">
              <w:rPr>
                <w:rFonts w:ascii="TH SarabunPSK" w:hAnsi="TH SarabunPSK" w:cs="TH SarabunPSK"/>
                <w:sz w:val="32"/>
                <w:szCs w:val="32"/>
              </w:rPr>
              <w:t xml:space="preserve"> 5952100228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C5089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นาย คมสัน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นิภารัตน์</w:t>
            </w:r>
          </w:p>
          <w:p w:rsidR="00170827" w:rsidRPr="008A2436" w:rsidRDefault="00170827" w:rsidP="00170827">
            <w:pPr>
              <w:spacing w:after="0" w:line="240" w:lineRule="auto"/>
              <w:rPr>
                <w:ins w:id="1" w:author="komsan nipharat" w:date="2019-08-10T11:34:00Z"/>
                <w:rFonts w:ascii="TH SarabunPSK" w:hAnsi="TH SarabunPSK" w:cs="TH SarabunPSK"/>
                <w:sz w:val="32"/>
                <w:szCs w:val="32"/>
                <w:cs/>
              </w:rPr>
            </w:pPr>
          </w:p>
          <w:p w:rsidR="00CD1F1F" w:rsidRPr="008A2436" w:rsidRDefault="00CD1F1F" w:rsidP="00170827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del w:id="2" w:author="komsan nipharat" w:date="2019-08-10T11:34:00Z">
              <w:r w:rsidRPr="008A2436" w:rsidDel="00170827">
                <w:rPr>
                  <w:rFonts w:ascii="TH SarabunPSK" w:hAnsi="TH SarabunPSK" w:cs="TH SarabunPSK"/>
                  <w:sz w:val="32"/>
                  <w:szCs w:val="32"/>
                </w:rPr>
                <w:delText>2.</w:delText>
              </w:r>
              <w:r w:rsidRPr="008A2436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รหัสนักศึกษา</w:delText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Pr="008A2436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ชื่อ</w:delText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Pr="008A2436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นามสกุล</w:delText>
              </w:r>
            </w:del>
          </w:p>
          <w:p w:rsidR="00CD1F1F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สาขาวิชา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เทคโนโลยีสารสนเทศ</w:t>
            </w:r>
          </w:p>
          <w:p w:rsidR="00CD1F1F" w:rsidRPr="008A2436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อาจารย์ที่ปรึกษ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8A2436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 w:rsidRPr="00C5089D"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 พรศักดิ์ ปรีเลขา</w:t>
            </w:r>
          </w:p>
          <w:p w:rsidR="00CD1F1F" w:rsidRPr="008A2436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อาจารย์ที่ปรึกษาร่ว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ถ้ามี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CD1F1F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BC5BC4" w:rsidRPr="00FD5A9F" w:rsidRDefault="00FD5A9F" w:rsidP="00FD5A9F">
      <w:pPr>
        <w:pStyle w:val="BodyText"/>
        <w:ind w:right="61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cs/>
        </w:rPr>
        <w:t>แบบเสนอ</w:t>
      </w:r>
      <w:r>
        <w:rPr>
          <w:rFonts w:ascii="TH SarabunPSK" w:hAnsi="TH SarabunPSK" w:cs="TH SarabunPSK" w:hint="cs"/>
          <w:b/>
          <w:bCs/>
          <w:cs/>
        </w:rPr>
        <w:t>หัวข้อโครงงาน</w:t>
      </w:r>
      <w:r>
        <w:rPr>
          <w:rFonts w:ascii="TH SarabunPSK" w:hAnsi="TH SarabunPSK" w:cs="TH SarabunPSK"/>
          <w:b/>
          <w:bCs/>
        </w:rPr>
        <w:t>(</w:t>
      </w:r>
      <w:r>
        <w:rPr>
          <w:rFonts w:ascii="TH SarabunPSK" w:hAnsi="TH SarabunPSK" w:cs="TH SarabunPSK" w:hint="cs"/>
          <w:b/>
          <w:bCs/>
          <w:cs/>
        </w:rPr>
        <w:t>ฉบับย่อ</w:t>
      </w:r>
      <w:r>
        <w:rPr>
          <w:rFonts w:ascii="TH SarabunPSK" w:hAnsi="TH SarabunPSK" w:cs="TH SarabunPSK"/>
          <w:b/>
          <w:bCs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26"/>
      </w:tblGrid>
      <w:tr w:rsidR="00CD1F1F" w:rsidTr="00477A19">
        <w:tc>
          <w:tcPr>
            <w:tcW w:w="9242" w:type="dxa"/>
          </w:tcPr>
          <w:p w:rsidR="00CD1F1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เหตุผลที่มาและความจำเป็นของโครงงาน</w:t>
            </w:r>
          </w:p>
          <w:p w:rsidR="005B2665" w:rsidRDefault="005B2665" w:rsidP="00A50EA8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นื่องจากในปัจจุบันงานสร้างรูปทรงแบบอย่างและการสร้างภาพสามมิติในคอมพิวเตอร์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Computer for 3D Modeling and Rendering)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 คอมพิวเตอร์กราฟิกส์สามมิติ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>3D computer graphics)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มีโปรแกรมที่รองรับคอมพิวเตอร์กราฟิกส์สามมิติเป็นจำนวนมาก ทำให้โปรแกรมสำเร็จรูปแต่ละโปรแกรมมีข้อจำกัดในการทำงานร่วมกัน อาทิ นามสกุลไฟล์ของวัตถุสามมิติหลังจากบันทึกไฟล์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นอกจากนี้โปรแกรมดังกล่าวยังมีขนาดใหญ่และต้องใช้ทรัพยากรเครื่องจำนวนมากในการใช้งาน ส่งผลให้การเรียกดูภาพตัวอย่างในแต่ละไฟล์มีความล่าช้าในการเปิดไฟล์ (</w:t>
            </w:r>
            <w:proofErr w:type="spellStart"/>
            <w:r w:rsidRPr="005B2665">
              <w:rPr>
                <w:rFonts w:ascii="TH SarabunPSK" w:hAnsi="TH SarabunPSK" w:cs="TH SarabunPSK"/>
                <w:sz w:val="32"/>
                <w:szCs w:val="32"/>
              </w:rPr>
              <w:t>Nattawat</w:t>
            </w:r>
            <w:proofErr w:type="spellEnd"/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5B2665">
              <w:rPr>
                <w:rFonts w:ascii="TH SarabunPSK" w:hAnsi="TH SarabunPSK" w:cs="TH SarabunPSK"/>
                <w:sz w:val="32"/>
                <w:szCs w:val="32"/>
              </w:rPr>
              <w:t>Lohanumcharoen</w:t>
            </w:r>
            <w:proofErr w:type="spellEnd"/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, 2018)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หรือการรวมไฟล์วัตถุเข้าด้วยกัน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การแก้ไขในปัจจุบันที่เป็นไปได้ในส่วนของโปรแกรมคือ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การแปลงไฟล์ให้อยู่ในรูปแบบของ .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OBJ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เพื่อที่สามารถเปิดได้ทุกโปรแกรมโดยการลงส่วนเสริมของโปรแกรม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Extension)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หรือใช้โปรแกรมแปลงไฟล์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File Converter)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ในการแปลงไฟล์ หรือ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ใช้โปรแกรม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>Paint 3D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รวมไปถึงเว็บไซต์ออนไลน์ในการแปลงไฟล์และดูภาพตัวอย่าง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 ส่งผลให้ต้องใช้โปรแกรม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หลายโปรแกรม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หรือใช้ส่วนเสริมหลาย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เข้าช่วยในการแก้ไขปัญหาดังกล่าว</w:t>
            </w:r>
          </w:p>
          <w:p w:rsidR="00947D93" w:rsidRPr="005B2665" w:rsidRDefault="00947D93" w:rsidP="00A50EA8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ผู้จัดทำจึงมีความสนใจที่จะพัฒนาเว็บไซต์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โดยสามารถ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เรียกดูภาพตัวอย่างและแปลงไฟล์สามมิติ </w:t>
            </w:r>
            <w:r w:rsidR="00345BA8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รวมถึง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เพิ่มความ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ในการ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ใช้การดำเนินการที่กำหนดไว้แล้ว (</w:t>
            </w:r>
            <w:r w:rsidRPr="00947D93">
              <w:rPr>
                <w:rFonts w:ascii="TH SarabunPSK" w:hAnsi="TH SarabunPSK" w:cs="TH SarabunPSK"/>
                <w:sz w:val="32"/>
                <w:szCs w:val="32"/>
              </w:rPr>
              <w:t xml:space="preserve">Preset) 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ตัวอย่างเช่น ลักษณะแสงไฟสามทางใน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ห้องทำงาน</w:t>
            </w:r>
            <w:r w:rsidRPr="00947D93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การเรียกดูภาพตัวอย่างในมุมกล้องที่ต่างกัน รวมไปถึงการเปลี่ยนพื้นผิววัตถุและการบันทึกภาพสองมิติเพื่อดูลักษณะวัตถุในรูปแบบต่างๆ พร้อมทั้งแปลงไฟล์เป็นรูปแบบอื่นๆ</w:t>
            </w:r>
          </w:p>
          <w:p w:rsidR="00FD5A9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วัตถุประสงค์ของโครงงาน</w:t>
            </w:r>
          </w:p>
          <w:p w:rsidR="00477A19" w:rsidRPr="00947D93" w:rsidRDefault="00947D93" w:rsidP="00A50EA8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del w:id="3" w:author="komsan nipharat [2]" w:date="2019-08-10T09:51:00Z">
              <w:r w:rsidRPr="00947D93" w:rsidDel="00652DC5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เพื่อพัฒนา</w:delText>
              </w:r>
              <w:r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เว็บไซต์ที่สามารถเรียกดูภาพตัวอย่าง 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รวมวัตถุ </w:delText>
              </w:r>
              <w:r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แปลงไฟล์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 และบันทึกภาพสองมิติจากวัตถุสามมิติที่ผู้ใช้ต้องการ รวมถึงสามารถ</w:delText>
              </w:r>
              <w:r w:rsidR="00DE11A0" w:rsidRPr="00947D93" w:rsidDel="00652DC5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ใช้การดำเนินการที่กำห</w:delText>
              </w:r>
              <w:r w:rsidR="00DE11A0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นดไว้แล้ว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ประกอบด้วย แสง เงา ชนิดของกล้อง</w:delText>
              </w:r>
              <w:r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 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และมุมกล้อง</w:delText>
              </w:r>
            </w:del>
            <w:ins w:id="4" w:author="komsan nipharat [2]" w:date="2019-08-10T09:51:00Z">
              <w:r w:rsidR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เพื่อพัฒนาเว็บไซต์แสดงภาพตัวอย่าง</w:t>
              </w:r>
            </w:ins>
            <w:ins w:id="5" w:author="komsan nipharat [2]" w:date="2019-08-10T09:52:00Z">
              <w:r w:rsidR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และแปลงไฟล์สามมิติออนไลน์</w:t>
              </w:r>
            </w:ins>
          </w:p>
          <w:p w:rsidR="00FD5A9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ขอบเขตของโครงงาน</w:t>
            </w:r>
          </w:p>
          <w:p w:rsidR="00FD5A9F" w:rsidRDefault="00345BA8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เว็บไซต์สามารถเรียกดูภาพตัวอย่างได้ โดย</w:t>
            </w:r>
            <w:r w:rsidR="00F62FC7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ภาพที่ปรากฏเกิดจาก</w:t>
            </w:r>
            <w:r w:rsidR="0063505C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การสร้างภาพของกล้องที่ฉายลงบนวัตถุสามมิติ</w:t>
            </w:r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เว็บไซต์สามารถเปิดไฟล์สามมิติได้จากการอัพโหลดไฟล์สามมิติจากอุปกรณ์ของผู้ใช้</w:t>
            </w:r>
            <w:del w:id="6" w:author="komsan nipharat" w:date="2019-08-10T11:50:00Z">
              <w:r w:rsidDel="000F6768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หรืออัพโหลดและเปิดผ่าน </w:delText>
              </w:r>
              <w:r w:rsidDel="000F6768">
                <w:rPr>
                  <w:rFonts w:ascii="TH SarabunPSK" w:hAnsi="TH SarabunPSK" w:cs="TH SarabunPSK"/>
                  <w:sz w:val="32"/>
                  <w:szCs w:val="32"/>
                </w:rPr>
                <w:delText>Google Drive</w:delText>
              </w:r>
            </w:del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เปิดไฟล์สามมิติในเว็บไซต์ได้มากกว่าหนึ่งไฟล์เพื่อรวมวัตถุสามมิติให้อยู่ในไฟล์วัตถุเดียวกัน</w:t>
            </w:r>
          </w:p>
          <w:p w:rsidR="0063505C" w:rsidRDefault="0063505C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ขนาดไฟล์สูงสุดที่ผู้ใช้สามารถอัพโหลดได้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2gb</w:t>
            </w:r>
            <w:r w:rsidR="009B43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จากความ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สามารถของเว็บบราวเซอร์</w:t>
            </w:r>
            <w:r w:rsidR="009B4335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ขั้นต่ำ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63505C">
              <w:rPr>
                <w:rFonts w:ascii="TH SarabunPSK" w:hAnsi="TH SarabunPSK" w:cs="TH SarabunPSK"/>
                <w:sz w:val="32"/>
                <w:szCs w:val="32"/>
              </w:rPr>
              <w:t xml:space="preserve">Antonin </w:t>
            </w:r>
            <w:proofErr w:type="spellStart"/>
            <w:r w:rsidRPr="0063505C">
              <w:rPr>
                <w:rFonts w:ascii="TH SarabunPSK" w:hAnsi="TH SarabunPSK" w:cs="TH SarabunPSK"/>
                <w:sz w:val="32"/>
                <w:szCs w:val="32"/>
              </w:rPr>
              <w:t>Foller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, 2011) </w:t>
            </w:r>
            <w:r w:rsidR="009B433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และประสิทธิภาพการแสดงผลขึ้นอยู่กับอุปกรณ์ของผู้ใช้</w:t>
            </w:r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การแปลงไฟล์สามารถรองรับนามสกุลไฟล์ที่ประกอบด้วย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Collada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, DRACO, GLTF, MMD, OBJ, PLY, STL</w:t>
            </w:r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เว็บไซต์สามารถบันทึกภาพสองมิติ โดยภาพ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ที่บัน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ทึก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เกิดการสร้างภาพจากกล้องที่ปรากฏอยู่ในขณะนั้น และจะถูกบันทึกในนามสกุลไฟล์ </w:t>
            </w:r>
            <w:r w:rsidR="005D3CA7">
              <w:rPr>
                <w:rFonts w:ascii="TH SarabunPSK" w:hAnsi="TH SarabunPSK" w:cs="TH SarabunPSK"/>
                <w:sz w:val="32"/>
                <w:szCs w:val="32"/>
              </w:rPr>
              <w:t>PNG</w:t>
            </w:r>
          </w:p>
          <w:p w:rsidR="005D3CA7" w:rsidRDefault="005D3CA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การสร้างภาพสามมิติถูกสร้างขึ้นด้วย</w:t>
            </w:r>
            <w:r w:rsidRPr="005D3C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ส่วนต่อประสานโปรแกรมประยุกต์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OpenGL</w:t>
            </w:r>
          </w:p>
          <w:p w:rsidR="00AF2158" w:rsidRDefault="00AF2158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ความถูกต้องของการดูภาพตัวอย่าง คำนึงถึงตำแหน่งของจุด แกนหมุน และจำนวนจุดเท่านั้น</w:t>
            </w:r>
            <w:r w:rsidR="00A50E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โดยไม่คำนึงถึงตำแหน่งอ้างอิงกับวัตถุสามมิติอื่น</w:t>
            </w:r>
          </w:p>
          <w:p w:rsidR="005D3CA7" w:rsidRDefault="00AF2158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ins w:id="7" w:author="komsan nipharat [2]" w:date="2019-08-10T09:37:00Z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เว็บไซต์คำนึงถึงความสามารถในการแปลงไฟล์และการแสดงภาพตัวอย่าง </w:t>
            </w:r>
            <w:r w:rsidRPr="00AF2158">
              <w:rPr>
                <w:rFonts w:ascii="TH SarabunPSK" w:hAnsi="TH SarabunPSK" w:cs="TH SarabunPSK"/>
                <w:sz w:val="32"/>
                <w:szCs w:val="32"/>
                <w:cs/>
              </w:rPr>
              <w:t>โดยไม่นำปัจจัยอื่นที่เกี่ยวข้องกับ</w:t>
            </w:r>
            <w:ins w:id="8" w:author="komsan nipharat [2]" w:date="2019-08-10T09:37:00Z">
              <w:r w:rsidR="006D4D9F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ความสามารถในการแสดงผล</w:t>
              </w:r>
            </w:ins>
            <w:del w:id="9" w:author="komsan nipharat [2]" w:date="2019-08-10T09:37:00Z">
              <w:r w:rsidRPr="00AF2158" w:rsidDel="006D4D9F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การวัดประสิทธิภาพ</w:delText>
              </w:r>
            </w:del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</w:t>
            </w:r>
            <w:r w:rsidRPr="00AF21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อัตราเฟรม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ต่อวินาที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D3CA7">
              <w:rPr>
                <w:rFonts w:ascii="TH SarabunPSK" w:hAnsi="TH SarabunPSK" w:cs="TH SarabunPSK"/>
                <w:sz w:val="32"/>
                <w:szCs w:val="32"/>
              </w:rPr>
              <w:t xml:space="preserve">(Frame </w:t>
            </w:r>
            <w:r>
              <w:rPr>
                <w:rFonts w:ascii="TH SarabunPSK" w:hAnsi="TH SarabunPSK" w:cs="TH SarabunPSK"/>
                <w:sz w:val="32"/>
                <w:szCs w:val="32"/>
              </w:rPr>
              <w:t>per second, FPS</w:t>
            </w:r>
            <w:r w:rsidR="005D3CA7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6D4D9F" w:rsidRPr="00FD5A9F" w:rsidRDefault="006D4D9F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ins w:id="10" w:author="komsan nipharat [2]" w:date="2019-08-10T09:38:00Z"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การทดสอบประสิทธิภาพ</w:t>
              </w:r>
            </w:ins>
            <w:ins w:id="11" w:author="komsan nipharat" w:date="2019-09-28T13:46:00Z"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จะทดสอบในเรื่องของฟัง</w:t>
              </w:r>
            </w:ins>
            <w:ins w:id="12" w:author="komsan nipharat" w:date="2019-09-28T13:47:00Z"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ก์</w:t>
              </w:r>
            </w:ins>
            <w:ins w:id="13" w:author="komsan nipharat" w:date="2019-09-28T13:46:00Z"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ชัน</w:t>
              </w:r>
            </w:ins>
            <w:ins w:id="14" w:author="komsan nipharat" w:date="2019-09-28T13:47:00Z"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 xml:space="preserve">การใช้งานของตัวระบบโดยทำการทดสอบจำนวน </w:t>
              </w:r>
              <w:r w:rsidR="003E543E">
                <w:rPr>
                  <w:rFonts w:ascii="TH SarabunPSK" w:hAnsi="TH SarabunPSK" w:cs="TH SarabunPSK"/>
                  <w:sz w:val="32"/>
                  <w:szCs w:val="32"/>
                </w:rPr>
                <w:t xml:space="preserve">_ </w:t>
              </w:r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ครั้ง</w:t>
              </w:r>
            </w:ins>
            <w:ins w:id="15" w:author="komsan nipharat" w:date="2019-09-28T13:48:00Z"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 xml:space="preserve"> โดยมีผลการทดสอบผิดพลาดไม่เกิน </w:t>
              </w:r>
              <w:r w:rsidR="003E543E">
                <w:rPr>
                  <w:rFonts w:ascii="TH SarabunPSK" w:hAnsi="TH SarabunPSK" w:cs="TH SarabunPSK"/>
                  <w:sz w:val="32"/>
                  <w:szCs w:val="32"/>
                </w:rPr>
                <w:t xml:space="preserve">_ </w:t>
              </w:r>
              <w:r w:rsidR="003E543E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ครั้ง</w:t>
              </w:r>
            </w:ins>
            <w:bookmarkStart w:id="16" w:name="_GoBack"/>
            <w:bookmarkEnd w:id="16"/>
            <w:ins w:id="17" w:author="komsan nipharat [2]" w:date="2019-08-10T09:38:00Z">
              <w:del w:id="18" w:author="komsan nipharat" w:date="2019-09-28T13:48:00Z">
                <w:r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แบ่งออกเป็นสองส่วนคือ ทดสอบ</w:delText>
                </w:r>
              </w:del>
            </w:ins>
            <w:ins w:id="19" w:author="komsan nipharat [2]" w:date="2019-08-10T09:45:00Z">
              <w:del w:id="20" w:author="komsan nipharat" w:date="2019-09-28T13:48:00Z"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ฟังค์ชันของ</w:delText>
                </w:r>
              </w:del>
            </w:ins>
            <w:ins w:id="21" w:author="komsan nipharat [2]" w:date="2019-08-10T09:48:00Z">
              <w:del w:id="22" w:author="komsan nipharat" w:date="2019-09-28T13:48:00Z"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เว็บไซต์</w:delText>
                </w:r>
              </w:del>
            </w:ins>
            <w:ins w:id="23" w:author="komsan nipharat [2]" w:date="2019-08-10T09:45:00Z">
              <w:del w:id="24" w:author="komsan nipharat" w:date="2019-09-28T13:48:00Z"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 xml:space="preserve"> </w:delText>
                </w:r>
                <w:r w:rsid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 xml:space="preserve">(Functional Test) </w:delText>
                </w:r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โดยทดสอบการแปลงไฟล์รวมถึงการเรียกดูภาพตัวอย่าง</w:delText>
                </w:r>
              </w:del>
              <w:del w:id="25" w:author="komsan nipharat" w:date="2019-09-28T13:46:00Z"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 xml:space="preserve"> </w:delText>
                </w:r>
              </w:del>
              <w:del w:id="26" w:author="komsan nipharat" w:date="2019-09-28T13:45:00Z"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และ</w:delText>
                </w:r>
              </w:del>
            </w:ins>
            <w:ins w:id="27" w:author="komsan nipharat [2]" w:date="2019-08-10T09:46:00Z">
              <w:del w:id="28" w:author="komsan nipharat" w:date="2019-09-28T13:45:00Z">
                <w:r w:rsidR="00DF6F1A" w:rsidDel="003E543E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 xml:space="preserve">ทดสอบเชิงเปรียบเทียบตารางสังเคราะห์ </w:delText>
                </w:r>
                <w:r w:rsid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>(</w:delText>
                </w:r>
              </w:del>
            </w:ins>
            <w:ins w:id="29" w:author="komsan nipharat [2]" w:date="2019-08-10T09:47:00Z">
              <w:del w:id="30" w:author="komsan nipharat" w:date="2019-09-28T13:45:00Z">
                <w:r w:rsid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>S</w:delText>
                </w:r>
                <w:r w:rsidR="00DF6F1A" w:rsidRP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 xml:space="preserve">ynthetic </w:delText>
                </w:r>
                <w:r w:rsid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>T</w:delText>
                </w:r>
                <w:r w:rsidR="00DF6F1A" w:rsidRP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>est</w:delText>
                </w:r>
              </w:del>
            </w:ins>
            <w:ins w:id="31" w:author="komsan nipharat [2]" w:date="2019-08-10T09:46:00Z">
              <w:del w:id="32" w:author="komsan nipharat" w:date="2019-09-28T13:45:00Z">
                <w:r w:rsid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>)</w:delText>
                </w:r>
              </w:del>
            </w:ins>
            <w:ins w:id="33" w:author="komsan nipharat [2]" w:date="2019-08-10T09:47:00Z">
              <w:del w:id="34" w:author="komsan nipharat" w:date="2019-09-28T13:45:00Z">
                <w:r w:rsidR="00DF6F1A" w:rsidDel="003E543E">
                  <w:rPr>
                    <w:rFonts w:ascii="TH SarabunPSK" w:hAnsi="TH SarabunPSK" w:cs="TH SarabunPSK"/>
                    <w:sz w:val="32"/>
                    <w:szCs w:val="32"/>
                  </w:rPr>
                  <w:delText xml:space="preserve"> </w:delText>
                </w:r>
              </w:del>
              <w:del w:id="35" w:author="komsan nipharat" w:date="2019-09-28T13:43:00Z">
                <w:r w:rsidR="00DF6F1A" w:rsidDel="00FC5FCF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โดยเปรียบ</w:delText>
                </w:r>
              </w:del>
            </w:ins>
            <w:ins w:id="36" w:author="komsan nipharat [2]" w:date="2019-08-10T09:48:00Z">
              <w:del w:id="37" w:author="komsan nipharat" w:date="2019-09-28T13:43:00Z">
                <w:r w:rsidR="00DF6F1A" w:rsidDel="00FC5FCF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เทียบฟังค์ชันของเว็บไซต์ผู้จัดทำกับเว็บไซต์ที่มีลักษณะ</w:delText>
                </w:r>
              </w:del>
            </w:ins>
            <w:ins w:id="38" w:author="komsan nipharat [2]" w:date="2019-08-10T09:49:00Z">
              <w:del w:id="39" w:author="komsan nipharat" w:date="2019-09-28T13:43:00Z">
                <w:r w:rsidR="00DF6F1A" w:rsidDel="00FC5FCF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การทำงานคล้ายๆ</w:delText>
                </w:r>
              </w:del>
            </w:ins>
            <w:ins w:id="40" w:author="komsan nipharat [2]" w:date="2019-08-10T09:48:00Z">
              <w:del w:id="41" w:author="komsan nipharat" w:date="2019-09-28T13:43:00Z">
                <w:r w:rsidR="00DF6F1A" w:rsidDel="00FC5FCF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delText>กัน</w:delText>
                </w:r>
              </w:del>
            </w:ins>
          </w:p>
          <w:p w:rsidR="00FD5A9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ประโยชน์ที่คาดว่าจะได้รับ</w:t>
            </w:r>
          </w:p>
          <w:p w:rsidR="00FD5A9F" w:rsidRDefault="00DE11A0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ผู้ใช้สามารถแปลงไฟล์สามมิติที่ต้องการผ่านเว็บไซต์ออนไลน์ได้</w:t>
            </w:r>
          </w:p>
          <w:p w:rsidR="00DE11A0" w:rsidRDefault="00DE11A0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ผู้ใช้สามารถเรียกดูภาพตัวอย่างวัตถุสามมิติผ่านเว็บไซต์ออนไลน์ได้</w:t>
            </w:r>
          </w:p>
          <w:p w:rsidR="00DE11A0" w:rsidRDefault="00DE11A0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ผู้ใช้สามารถบันทึกภาพสองมิติ โดยสามารถเลือก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ใช้การดำเนินการที่กำห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นดไว้แล้วผ่านเว็บไซต์ได้</w:t>
            </w:r>
          </w:p>
          <w:p w:rsidR="00477A19" w:rsidRPr="00126D92" w:rsidRDefault="00477A19" w:rsidP="00477A1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6D92">
              <w:rPr>
                <w:rFonts w:ascii="TH SarabunPSK" w:hAnsi="TH SarabunPSK" w:cs="TH SarabunPSK"/>
                <w:sz w:val="32"/>
                <w:szCs w:val="32"/>
              </w:rPr>
              <w:t>1.5</w:t>
            </w:r>
            <w:r w:rsidRPr="00126D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อุปกรณ์และซอฟต์แวร์ </w:t>
            </w:r>
          </w:p>
          <w:p w:rsidR="00477A19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1.5.1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โปรแกรมคอมพิวเตอร์ (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Software)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VS code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1.5.2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สิ่งแวดล้อมสำหรับการพัฒนา (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Development Environment)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HTML, CSS,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Javascript</w:t>
            </w:r>
            <w:proofErr w:type="spellEnd"/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 WebGL (OpenGL ES 2.0)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1.5.3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อุปกรณ์คอมพิวเตอร์ (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Hardware)</w:t>
            </w:r>
          </w:p>
          <w:p w:rsidR="009C2241" w:rsidRP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คอมพิวเตอร์แบบพกพา</w:t>
            </w:r>
            <w:r>
              <w:t xml:space="preserve"> 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Processor: Intel(R) </w:t>
            </w:r>
            <w:proofErr w:type="gramStart"/>
            <w:r w:rsidRPr="009C2241">
              <w:rPr>
                <w:rFonts w:ascii="TH SarabunPSK" w:hAnsi="TH SarabunPSK" w:cs="TH SarabunPSK"/>
                <w:sz w:val="32"/>
                <w:szCs w:val="32"/>
              </w:rPr>
              <w:t>Core(</w:t>
            </w:r>
            <w:proofErr w:type="gramEnd"/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TM) </w:t>
            </w:r>
            <w:proofErr w:type="spellStart"/>
            <w:r w:rsidRPr="009C2241">
              <w:rPr>
                <w:rFonts w:ascii="TH SarabunPSK" w:hAnsi="TH SarabunPSK" w:cs="TH SarabunPSK"/>
                <w:sz w:val="32"/>
                <w:szCs w:val="32"/>
              </w:rPr>
              <w:t>i</w:t>
            </w:r>
            <w:proofErr w:type="spellEnd"/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3-8130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U CPU @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2.20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GHz (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 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CPUs), ~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2.2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GHz Memory: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8192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MB RAM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</w:t>
            </w:r>
          </w:p>
        </w:tc>
      </w:tr>
      <w:tr w:rsidR="00F62FC7" w:rsidTr="00477A19">
        <w:tc>
          <w:tcPr>
            <w:tcW w:w="9242" w:type="dxa"/>
          </w:tcPr>
          <w:p w:rsidR="00F62FC7" w:rsidRPr="009C2241" w:rsidRDefault="00F62FC7" w:rsidP="009C22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FD5A9F" w:rsidRDefault="00BC5BC4" w:rsidP="0085541F">
      <w:pPr>
        <w:jc w:val="right"/>
        <w:rPr>
          <w:rFonts w:ascii="Cordia New" w:hAnsi="Cordia New" w:cs="Cordia New"/>
          <w:sz w:val="32"/>
          <w:szCs w:val="32"/>
        </w:rPr>
      </w:pPr>
      <w:r w:rsidRPr="00FD5A9F">
        <w:rPr>
          <w:rFonts w:ascii="Cordia New" w:hAnsi="Cordia New" w:cs="Cordia New" w:hint="cs"/>
          <w:sz w:val="28"/>
          <w:cs/>
        </w:rPr>
        <w:t>ลงชื่อ .............</w:t>
      </w:r>
      <w:r w:rsidR="00FD5A9F" w:rsidRPr="00FD5A9F">
        <w:rPr>
          <w:rFonts w:ascii="Cordia New" w:hAnsi="Cordia New" w:cs="Cordia New" w:hint="cs"/>
          <w:sz w:val="28"/>
          <w:cs/>
        </w:rPr>
        <w:t xml:space="preserve">............................... </w:t>
      </w:r>
      <w:r w:rsidRPr="00FD5A9F">
        <w:rPr>
          <w:rFonts w:ascii="Cordia New" w:hAnsi="Cordia New" w:cs="Cordia New" w:hint="cs"/>
          <w:sz w:val="28"/>
          <w:cs/>
        </w:rPr>
        <w:t>อาจารย์ที่ปรึกษาหลัก</w:t>
      </w:r>
      <w:r w:rsidR="00FD5A9F">
        <w:rPr>
          <w:rFonts w:ascii="Cordia New" w:hAnsi="Cordia New" w:cs="Cordia New" w:hint="cs"/>
          <w:sz w:val="28"/>
          <w:cs/>
        </w:rPr>
        <w:t xml:space="preserve">                  </w:t>
      </w:r>
    </w:p>
    <w:p w:rsidR="00656FBF" w:rsidRPr="00FD5A9F" w:rsidRDefault="00FD5A9F" w:rsidP="0085541F">
      <w:pPr>
        <w:ind w:left="4320" w:firstLine="720"/>
        <w:rPr>
          <w:rFonts w:ascii="TH SarabunPSK" w:hAnsi="TH SarabunPSK" w:cs="TH SarabunPSK"/>
          <w:sz w:val="28"/>
        </w:rPr>
      </w:pPr>
      <w:r w:rsidRPr="00FD5A9F">
        <w:rPr>
          <w:rFonts w:ascii="TH SarabunPSK" w:hAnsi="TH SarabunPSK" w:cs="TH SarabunPSK"/>
          <w:sz w:val="28"/>
        </w:rPr>
        <w:t xml:space="preserve">(…………………………………………………………)             </w:t>
      </w:r>
      <w:r>
        <w:rPr>
          <w:rFonts w:ascii="TH SarabunPSK" w:hAnsi="TH SarabunPSK" w:cs="TH SarabunPSK"/>
          <w:sz w:val="28"/>
        </w:rPr>
        <w:t xml:space="preserve">                    </w:t>
      </w:r>
    </w:p>
    <w:sectPr w:rsidR="00656FBF" w:rsidRPr="00FD5A9F" w:rsidSect="00477A19">
      <w:headerReference w:type="default" r:id="rId8"/>
      <w:footerReference w:type="default" r:id="rId9"/>
      <w:pgSz w:w="11906" w:h="16838"/>
      <w:pgMar w:top="57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E78" w:rsidRDefault="00411E78" w:rsidP="00656FBF">
      <w:pPr>
        <w:spacing w:after="0" w:line="240" w:lineRule="auto"/>
      </w:pPr>
      <w:r>
        <w:separator/>
      </w:r>
    </w:p>
  </w:endnote>
  <w:endnote w:type="continuationSeparator" w:id="0">
    <w:p w:rsidR="00411E78" w:rsidRDefault="00411E78" w:rsidP="00656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348AC57-C2B0-4FC3-9C49-0F418268D6C1}"/>
    <w:embedBold r:id="rId2" w:fontKey="{7E999139-FEEE-44F5-B58B-8F370144BB7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40A8AB3-6278-4A83-AA2C-E0ACA5CED4A1}"/>
    <w:embedBold r:id="rId4" w:fontKey="{9F0F0F88-2626-4695-8E87-7809308A8CF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F4B5121-C3CE-41F0-9CC3-7625146E073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EF0D9C3D-0063-420A-9041-07372C6A33A4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7" w:fontKey="{4B3AA058-6EFB-485C-9C61-7FFF08694602}"/>
    <w:embedBold r:id="rId8" w:fontKey="{F7DBFAAB-92F9-4A63-A5DB-CB77C33371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6F7FE57-765A-438B-82BA-FA59E94088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5CA8" w:rsidRDefault="00375CA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cs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 w:hint="cs"/>
        <w:cs/>
      </w:rPr>
      <w:t>ใบเสนอหัวข้อโครงงาน</w:t>
    </w:r>
  </w:p>
  <w:p w:rsidR="00375CA8" w:rsidRDefault="00375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E78" w:rsidRDefault="00411E78" w:rsidP="00656FBF">
      <w:pPr>
        <w:spacing w:after="0" w:line="240" w:lineRule="auto"/>
      </w:pPr>
      <w:r>
        <w:separator/>
      </w:r>
    </w:p>
  </w:footnote>
  <w:footnote w:type="continuationSeparator" w:id="0">
    <w:p w:rsidR="00411E78" w:rsidRDefault="00411E78" w:rsidP="00656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2228850</wp:posOffset>
          </wp:positionH>
          <wp:positionV relativeFrom="paragraph">
            <wp:posOffset>-373380</wp:posOffset>
          </wp:positionV>
          <wp:extent cx="829310" cy="742950"/>
          <wp:effectExtent l="19050" t="0" r="8890" b="0"/>
          <wp:wrapNone/>
          <wp:docPr id="6" name="Picture 6" descr="logo-PIM-SOLI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-PIM-SOLI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9310" cy="742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C20CD">
      <w:rPr>
        <w:cs/>
      </w:rPr>
      <w:t xml:space="preserve">   </w:t>
    </w:r>
  </w:p>
  <w:p w:rsid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</w:p>
  <w:p w:rsid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  <w:r>
      <w:rPr>
        <w:rFonts w:hint="cs"/>
        <w:cs/>
      </w:rPr>
      <w:t>คณะวิศวกรรมศาสตร์และเทคโนโลยี</w:t>
    </w:r>
  </w:p>
  <w:p w:rsidR="00656FBF" w:rsidRP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  <w:r>
      <w:rPr>
        <w:rFonts w:hint="cs"/>
        <w:cs/>
      </w:rPr>
      <w:t>ใบเสนอหัวข้อโครงงาน</w:t>
    </w:r>
    <w:r w:rsidR="0058662E">
      <w:t xml:space="preserve"> </w:t>
    </w:r>
  </w:p>
  <w:p w:rsidR="00656FBF" w:rsidRDefault="00656F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30F97"/>
    <w:multiLevelType w:val="multilevel"/>
    <w:tmpl w:val="85EC1F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san nipharat">
    <w15:presenceInfo w15:providerId="AD" w15:userId="S-1-5-21-2130219594-3302514828-2414436418-1001"/>
  </w15:person>
  <w15:person w15:author="komsan nipharat [2]">
    <w15:presenceInfo w15:providerId="AD" w15:userId="S::komsannip@stu.pim.ac.th::bcb9e6d6-8369-4e5c-bde8-0a00a327de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FBF"/>
    <w:rsid w:val="00046DBD"/>
    <w:rsid w:val="000F6768"/>
    <w:rsid w:val="00170827"/>
    <w:rsid w:val="002A29C3"/>
    <w:rsid w:val="002A7907"/>
    <w:rsid w:val="002F14CD"/>
    <w:rsid w:val="00343EDB"/>
    <w:rsid w:val="00345BA8"/>
    <w:rsid w:val="00375CA8"/>
    <w:rsid w:val="00385734"/>
    <w:rsid w:val="003C4CA7"/>
    <w:rsid w:val="003E543E"/>
    <w:rsid w:val="00411E78"/>
    <w:rsid w:val="00420A7C"/>
    <w:rsid w:val="00477A19"/>
    <w:rsid w:val="0058662E"/>
    <w:rsid w:val="005A1012"/>
    <w:rsid w:val="005B2665"/>
    <w:rsid w:val="005D3CA7"/>
    <w:rsid w:val="0063505C"/>
    <w:rsid w:val="00652DC5"/>
    <w:rsid w:val="00656FBF"/>
    <w:rsid w:val="006D4D9F"/>
    <w:rsid w:val="007252B9"/>
    <w:rsid w:val="007A7CC4"/>
    <w:rsid w:val="00801229"/>
    <w:rsid w:val="0085541F"/>
    <w:rsid w:val="00890932"/>
    <w:rsid w:val="008A2436"/>
    <w:rsid w:val="00924F58"/>
    <w:rsid w:val="009453EC"/>
    <w:rsid w:val="00945A3F"/>
    <w:rsid w:val="00947D93"/>
    <w:rsid w:val="009A34C4"/>
    <w:rsid w:val="009B4335"/>
    <w:rsid w:val="009B71D7"/>
    <w:rsid w:val="009C2241"/>
    <w:rsid w:val="00A21F64"/>
    <w:rsid w:val="00A50465"/>
    <w:rsid w:val="00A50EA8"/>
    <w:rsid w:val="00AE247E"/>
    <w:rsid w:val="00AF2158"/>
    <w:rsid w:val="00B157A2"/>
    <w:rsid w:val="00B67186"/>
    <w:rsid w:val="00BC5BC4"/>
    <w:rsid w:val="00BE7583"/>
    <w:rsid w:val="00C17D2F"/>
    <w:rsid w:val="00C5089D"/>
    <w:rsid w:val="00C6141F"/>
    <w:rsid w:val="00C6346D"/>
    <w:rsid w:val="00C82E39"/>
    <w:rsid w:val="00CD1F1F"/>
    <w:rsid w:val="00CE2244"/>
    <w:rsid w:val="00D15D3C"/>
    <w:rsid w:val="00D1600D"/>
    <w:rsid w:val="00D4354A"/>
    <w:rsid w:val="00DA7701"/>
    <w:rsid w:val="00DD38FD"/>
    <w:rsid w:val="00DD7216"/>
    <w:rsid w:val="00DE11A0"/>
    <w:rsid w:val="00DE14F4"/>
    <w:rsid w:val="00DF6F1A"/>
    <w:rsid w:val="00E24AF1"/>
    <w:rsid w:val="00E25119"/>
    <w:rsid w:val="00E31DAE"/>
    <w:rsid w:val="00F15C22"/>
    <w:rsid w:val="00F25385"/>
    <w:rsid w:val="00F62FC7"/>
    <w:rsid w:val="00FC20CD"/>
    <w:rsid w:val="00FC5FCF"/>
    <w:rsid w:val="00FD5A9F"/>
    <w:rsid w:val="00FF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0A900"/>
  <w15:docId w15:val="{C534BE69-33A8-4FBD-8D02-A74CA2AE9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2E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FBF"/>
  </w:style>
  <w:style w:type="paragraph" w:styleId="Footer">
    <w:name w:val="footer"/>
    <w:basedOn w:val="Normal"/>
    <w:link w:val="FooterChar"/>
    <w:uiPriority w:val="99"/>
    <w:unhideWhenUsed/>
    <w:rsid w:val="00656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FBF"/>
  </w:style>
  <w:style w:type="paragraph" w:styleId="BalloonText">
    <w:name w:val="Balloon Text"/>
    <w:basedOn w:val="Normal"/>
    <w:link w:val="BalloonTextChar"/>
    <w:uiPriority w:val="99"/>
    <w:semiHidden/>
    <w:unhideWhenUsed/>
    <w:rsid w:val="00656F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FBF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656FB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D5A9F"/>
    <w:pPr>
      <w:ind w:left="720"/>
      <w:contextualSpacing/>
    </w:pPr>
  </w:style>
  <w:style w:type="paragraph" w:styleId="BodyText">
    <w:name w:val="Body Text"/>
    <w:basedOn w:val="Normal"/>
    <w:link w:val="BodyTextChar"/>
    <w:rsid w:val="00FD5A9F"/>
    <w:pPr>
      <w:spacing w:after="0" w:line="240" w:lineRule="auto"/>
    </w:pPr>
    <w:rPr>
      <w:rFonts w:ascii="Times New Roman" w:eastAsia="Cordia New" w:hAnsi="Times New Roman" w:cs="Angsana New"/>
      <w:sz w:val="32"/>
      <w:szCs w:val="32"/>
      <w:lang w:eastAsia="th-TH"/>
    </w:rPr>
  </w:style>
  <w:style w:type="character" w:customStyle="1" w:styleId="BodyTextChar">
    <w:name w:val="Body Text Char"/>
    <w:basedOn w:val="DefaultParagraphFont"/>
    <w:link w:val="BodyText"/>
    <w:rsid w:val="00FD5A9F"/>
    <w:rPr>
      <w:rFonts w:ascii="Times New Roman" w:eastAsia="Cordia New" w:hAnsi="Times New Roman" w:cs="Angsana New"/>
      <w:sz w:val="32"/>
      <w:szCs w:val="32"/>
      <w:lang w:eastAsia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32DEF-7992-43F5-BCDA-7F3914E9F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622</Words>
  <Characters>3551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   </vt:lpstr>
      <vt:lpstr>ใบเข้าพบอาจารย์ที่ปรึกษาโครงงาน SWE491 และ SWE 492 </vt:lpstr>
    </vt:vector>
  </TitlesOfParts>
  <Company>DarkOS</Company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creator>DarkUser</dc:creator>
  <cp:lastModifiedBy>komsan nipharat</cp:lastModifiedBy>
  <cp:revision>9</cp:revision>
  <cp:lastPrinted>2013-05-15T03:48:00Z</cp:lastPrinted>
  <dcterms:created xsi:type="dcterms:W3CDTF">2019-07-27T02:07:00Z</dcterms:created>
  <dcterms:modified xsi:type="dcterms:W3CDTF">2019-09-28T06:50:00Z</dcterms:modified>
</cp:coreProperties>
</file>